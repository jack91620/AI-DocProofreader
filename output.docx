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计算机科学基础教材</w:t>
      </w:r>
    </w:p>
    <w:p>
      <w:pPr>
        <w:pStyle w:val="Heading1"/>
      </w:pPr>
      <w:r>
        <w:t>第一章 计算器科学概述</w:t>
      </w:r>
    </w:p>
    <w:p>
      <w:commentRangeStart w:id="1"/>
      <w:del w:id="1" w:author="AI校对助手" w:date="2025-07-01T12:36:22Z">
        <w:r>
          <w:delText>计算器科学是一门研究算法、数据结构和计算系统设计的学科。</w:delText>
        </w:r>
      </w:del>
      <w:commentRangeEnd w:id="1"/>
      <w:r>
        <w:commentReference w:id="1"/>
      </w:r>
      <w:ins w:id="1001" w:author="AI校对助手" w:date="2025-07-01T12:36:22Z">
        <w:r>
          <w:t>计算机科学是一门研究算法、数据结构和计算系统设计的学科。</w:t>
        </w:r>
      </w:ins>
      <w:r>
        <w:t>它涉及到程式设计、软体工程、人工智能等多个领域。</w:t>
      </w:r>
    </w:p>
    <w:p>
      <w:r>
        <w:t>在现代社会中，计算机技术已经成为推动科技发展的重要力量。</w:t>
      </w:r>
      <w:r>
        <w:t>从个人电脑到超级计算器，从移动设备到云端服务，</w:t>
      </w:r>
      <w:r>
        <w:t>计算机无处不在地影响着我们的生活。</w:t>
      </w:r>
    </w:p>
    <w:p>
      <w:pPr>
        <w:pStyle w:val="Heading1"/>
      </w:pPr>
      <w:r>
        <w:t>第二章 程序设计基础</w:t>
      </w:r>
    </w:p>
    <w:p>
      <w:commentRangeStart w:id="2"/>
      <w:del w:id="2" w:author="AI校对助手" w:date="2025-07-01T12:36:22Z">
        <w:r>
          <w:delText>程式设计是计算机科学的核心技能之一。</w:delText>
        </w:r>
      </w:del>
      <w:commentRangeEnd w:id="2"/>
      <w:r>
        <w:commentReference w:id="2"/>
      </w:r>
      <w:ins w:id="1002" w:author="AI校对助手" w:date="2025-07-01T12:36:22Z">
        <w:r>
          <w:t>程序设计是计算机科学的核心技能之一。</w:t>
        </w:r>
      </w:ins>
      <w:r>
        <w:t>在程序开发过程中，我们需要掌握各种编程语言和程式设计技巧。</w:t>
      </w:r>
    </w:p>
    <w:p>
      <w:commentRangeStart w:id="4"/>
      <w:del w:id="4" w:author="AI校对助手" w:date="2025-07-01T12:36:22Z">
        <w:r>
          <w:delText>变数是程序中用来存储数据的容器。</w:delText>
        </w:r>
      </w:del>
      <w:commentRangeEnd w:id="4"/>
      <w:r>
        <w:commentReference w:id="4"/>
      </w:r>
      <w:ins w:id="1004" w:author="AI校对助手" w:date="2025-07-01T12:36:22Z">
        <w:r>
          <w:t>变量是程序中用来存储数据的容器。</w:t>
        </w:r>
      </w:ins>
      <w:r>
        <w:t>在Python中，变量可以存储不同类型的数据，如整数、浮点数、字符串等。</w:t>
      </w:r>
    </w:p>
    <w:p>
      <w:r>
        <w:t>函式是一段可重用的代码块，它可以接受参数并返回结果。</w:t>
      </w:r>
      <w:r>
        <w:t>通过使用函数，我们可以让代码更加模块化和可维护。</w:t>
      </w:r>
    </w:p>
    <w:p>
      <w:pPr>
        <w:pStyle w:val="Heading1"/>
      </w:pPr>
      <w:r>
        <w:t>第三章 数据结构与算法</w:t>
      </w:r>
    </w:p>
    <w:p>
      <w:commentRangeStart w:id="5"/>
      <w:del w:id="5" w:author="AI校对助手" w:date="2025-07-01T12:36:22Z">
        <w:r>
          <w:delText>数据结构是组织和存储数据的方式,常见的数据结构包括数组、链表、栈、队列等。</w:delText>
        </w:r>
      </w:del>
      <w:commentRangeEnd w:id="5"/>
      <w:r>
        <w:commentReference w:id="5"/>
      </w:r>
      <w:ins w:id="1005" w:author="AI校对助手" w:date="2025-07-01T12:36:22Z">
        <w:r>
          <w:t>数据结构是组织和存储数据的方式，常见的数据结构包括数组、链表、栈、队列等。</w:t>
        </w:r>
      </w:ins>
      <w:r>
        <w:t>选择合适的数据结构对程序的性能和效率至关重要。</w:t>
      </w:r>
    </w:p>
    <w:p>
      <w:r>
        <w:t>算法是解决问题的步骤和方法。一个好的算法应该具备正确性、有效性和可读性。</w:t>
      </w:r>
      <w:r>
        <w:t>时间复杂度和空间复杂度是评估算法性能的重要指标</w:t>
      </w:r>
    </w:p>
    <w:p>
      <w:r>
        <w:t>排序算法是计算机科学中最基本的算法之一。</w:t>
      </w:r>
      <w:r>
        <w:t>常见的排序算法有冒泡排序，选择排序，插入排序，快速排序等。</w:t>
      </w:r>
      <w:r>
        <w:t>不同的排序算法在不同情况下有着不同的性能表现，</w:t>
      </w:r>
    </w:p>
    <w:p>
      <w:pPr>
        <w:pStyle w:val="Heading1"/>
      </w:pPr>
      <w:r>
        <w:t>第四章 软件工程</w:t>
      </w:r>
    </w:p>
    <w:p>
      <w:commentRangeStart w:id="3"/>
      <w:del w:id="3" w:author="AI校对助手" w:date="2025-07-01T12:36:22Z">
        <w:r>
          <w:delText>软体工程是一门研究如何系统化、规范化、量化地开发和维护软件的学科。</w:delText>
        </w:r>
      </w:del>
      <w:commentRangeEnd w:id="3"/>
      <w:r>
        <w:commentReference w:id="3"/>
      </w:r>
      <w:ins w:id="1003" w:author="AI校对助手" w:date="2025-07-01T12:36:22Z">
        <w:r>
          <w:t>软件工程是一门研究如何系统化、规范化、量化地开发和维护软件的学科。</w:t>
        </w:r>
      </w:ins>
      <w:r>
        <w:t>它涉及软件开发的整个生命周期，从需求分析到系统维护。</w:t>
      </w:r>
    </w:p>
    <w:p>
      <w:r>
        <w:t>在软件开发过程中，我们需要使用各种工具和方法论。</w:t>
      </w:r>
      <w:r>
        <w:t>敏捷开发、瀑布模型、螺旋模型等都是常用的软件开发方法。</w:t>
      </w:r>
    </w:p>
    <w:p>
      <w:r>
        <w:t>版本控制系统如Git可以帮助我们管理代码变更，</w:t>
      </w:r>
      <w:r>
        <w:t>测试框架可以确保软件质量，</w:t>
      </w:r>
      <w:r>
        <w:t>持续集成和持续部署(CI/CD)可以提高开发效率。</w:t>
      </w:r>
    </w:p>
    <w:p>
      <w:pPr>
        <w:pStyle w:val="Heading1"/>
      </w:pPr>
      <w:r>
        <w:t>第五章 人工智能与机器学习</w:t>
      </w:r>
    </w:p>
    <w:p>
      <w:r>
        <w:t>人工智能（AI）是计算机科学的一个重要分支，</w:t>
      </w:r>
      <w:r>
        <w:t>它致力于创建能够模拟人类智能的计算机系统。</w:t>
      </w:r>
      <w:r>
        <w:t>机器学习是实现人工智能的重要手段之一</w:t>
      </w:r>
    </w:p>
    <w:p>
      <w:r>
        <w:t>深度学习作为机器学习的子领域，通过多层神经网络来学习数据的复杂模式。</w:t>
      </w:r>
      <w:r>
        <w:t>卷积神经网络(CNN)在图像识别领域表现出色，</w:t>
      </w:r>
      <w:r>
        <w:t>循环神经网络(RNN)在自然语言处理任务中很有用。</w:t>
      </w:r>
    </w:p>
    <w:p>
      <w:r>
        <w:t>自然语言处理(NLP)技术使得计算机能够理解和生成人类语言，</w:t>
      </w:r>
      <w:r>
        <w:t>这为智能聊天机器人、机器翻译、文本摘要等应用提供了基础。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校对助手" w:date="2025-07-01T12:36:22Z" w:initials="AI">
    <w:p>
      <w:r>
        <w:t>💡 改进建议: 计算器科学是一门研究算法、数据结构和计算系统设计的学科。 → 计算机科学是一门研究算法、数据结构和计算系统设计的学科。
📋 原因: 计算器和计算机是两个不同的概念，此处应为计算机科学
🎯 类型: 改进建议
⏰ 处理时间: 2025-07-01 12:36</w:t>
      </w:r>
    </w:p>
  </w:comment>
  <w:comment w:id="2" w:author="AI校对助手" w:date="2025-07-01T12:36:22Z" w:initials="AI">
    <w:p>
      <w:r>
        <w:t>💡 改进建议: 程式设计是计算机科学的核心技能之一。 → 程序设计是计算机科学的核心技能之一。
📋 原因: 虽然程式设计和程序设计在某些语境下可以互换，但在大陆地区，更常用“程序设计”这个词
🎯 类型: 改进建议
⏰ 处理时间: 2025-07-01 12:36</w:t>
      </w:r>
    </w:p>
  </w:comment>
  <w:comment w:id="3" w:author="AI校对助手" w:date="2025-07-01T12:36:22Z" w:initials="AI">
    <w:p>
      <w:r>
        <w:t>💡 改进建议: 软体工程是一门研究如何系统化、规范化、量化地开发和维护软件的学科。 → 软件工程是一门研究如何系统化、规范化、量化地开发和维护软件的学科。
📋 原因: 软体工程是繁体中文的说法，在简体中文中，应该使用“软件工程”
🎯 类型: 改进建议
⏰ 处理时间: 2025-07-01 12:36</w:t>
      </w:r>
    </w:p>
  </w:comment>
  <w:comment w:id="4" w:author="AI校对助手" w:date="2025-07-01T12:36:22Z" w:initials="AI">
    <w:p>
      <w:r>
        <w:t>💡 改进建议: 变数是程序中用来存储数据的容器。 → 变量是程序中用来存储数据的容器。
📋 原因: 虽然变数和变量在某些语境下可以互换，但在大陆地区，更常用“变量”这个词
🎯 类型: 改进建议
⏰ 处理时间: 2025-07-01 12:36</w:t>
      </w:r>
    </w:p>
  </w:comment>
  <w:comment w:id="5" w:author="AI校对助手" w:date="2025-07-01T12:36:22Z" w:initials="AI">
    <w:p>
      <w:r>
        <w:t>💡 改进建议: 数据结构是组织和存储数据的方式,常见的数据结构包括数组、链表、栈、队列等。 → 数据结构是组织和存储数据的方式，常见的数据结构包括数组、链表、栈、队列等。
📋 原因: 中文中应使用全角标点符号
🎯 类型: 改进建议
⏰ 处理时间: 2025-07-01 12:36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